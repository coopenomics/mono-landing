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288" w:lineRule="auto"/>
        <w:rPr>
          <w:rFonts w:ascii="Georgia" w:cs="Georgia" w:eastAsia="Georgia" w:hAnsi="Georgia"/>
          <w:b w:val="1"/>
          <w:bCs w:val="1"/>
          <w:color w:val="0e0d0a"/>
          <w:sz w:val="26"/>
          <w:szCs w:val="26"/>
        </w:rPr>
      </w:pPr>
      <w:bookmarkStart w:colFirst="0" w:colLast="0" w:name="_shjeef9qtj8q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e0d0a"/>
          <w:sz w:val="26"/>
          <w:szCs w:val="26"/>
          <w:rtl w:val="0"/>
        </w:rPr>
        <w:t xml:space="preserve">Участвуйте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288" w:lineRule="auto"/>
        <w:rPr>
          <w:rFonts w:ascii="Georgia" w:cs="Georgia" w:eastAsia="Georgia" w:hAnsi="Georgia"/>
          <w:b w:val="1"/>
          <w:bCs w:val="1"/>
          <w:color w:val="0e0d0a"/>
          <w:sz w:val="26"/>
          <w:szCs w:val="26"/>
        </w:rPr>
      </w:pPr>
      <w:bookmarkStart w:colFirst="0" w:colLast="0" w:name="_shjeef9qtj8q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e0d0a"/>
          <w:sz w:val="26"/>
          <w:szCs w:val="26"/>
          <w:rtl w:val="0"/>
        </w:rPr>
        <w:t xml:space="preserve">в создании платформы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4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Система находится в активной разработке. Вы можете принять участие, </w:t>
      </w:r>
      <w:ins w:author="Igor Smurov" w:id="0" w:date="2026-03-16T19:31:31Z">
        <w:r w:rsidDel="00000000" w:rsidR="00000000" w:rsidRPr="00000000">
          <w:rPr>
            <w:sz w:val="21"/>
            <w:szCs w:val="21"/>
            <w:rtl w:val="0"/>
          </w:rPr>
          <w:t xml:space="preserve">осуществив взнос</w:t>
        </w:r>
      </w:ins>
      <w:del w:author="Igor Smurov" w:id="0" w:date="2026-03-16T19:31:31Z">
        <w:r w:rsidDel="00000000" w:rsidR="00000000" w:rsidRPr="00000000">
          <w:rPr>
            <w:sz w:val="21"/>
            <w:szCs w:val="21"/>
            <w:rtl w:val="0"/>
          </w:rPr>
          <w:delText xml:space="preserve">инвестиров</w:delText>
        </w:r>
      </w:del>
      <w:r w:rsidDel="00000000" w:rsidR="00000000" w:rsidRPr="00000000">
        <w:rPr>
          <w:sz w:val="21"/>
          <w:szCs w:val="21"/>
          <w:rtl w:val="0"/>
        </w:rPr>
        <w:t xml:space="preserve"> врем</w:t>
      </w:r>
      <w:ins w:author="Igor Smurov" w:id="1" w:date="2026-03-16T19:31:40Z">
        <w:r w:rsidDel="00000000" w:rsidR="00000000" w:rsidRPr="00000000">
          <w:rPr>
            <w:sz w:val="21"/>
            <w:szCs w:val="21"/>
            <w:rtl w:val="0"/>
          </w:rPr>
          <w:t xml:space="preserve">енем и компетенциями</w:t>
        </w:r>
      </w:ins>
      <w:del w:author="Igor Smurov" w:id="1" w:date="2026-03-16T19:31:40Z">
        <w:r w:rsidDel="00000000" w:rsidR="00000000" w:rsidRPr="00000000">
          <w:rPr>
            <w:sz w:val="21"/>
            <w:szCs w:val="21"/>
            <w:rtl w:val="0"/>
          </w:rPr>
          <w:delText xml:space="preserve">я</w:delText>
        </w:r>
      </w:del>
      <w:r w:rsidDel="00000000" w:rsidR="00000000" w:rsidRPr="00000000">
        <w:rPr>
          <w:sz w:val="21"/>
          <w:szCs w:val="21"/>
          <w:rtl w:val="0"/>
        </w:rPr>
        <w:t xml:space="preserve"> или деньг</w:t>
      </w:r>
      <w:ins w:author="Igor Smurov" w:id="2" w:date="2026-03-16T19:31:59Z">
        <w:r w:rsidDel="00000000" w:rsidR="00000000" w:rsidRPr="00000000">
          <w:rPr>
            <w:sz w:val="21"/>
            <w:szCs w:val="21"/>
            <w:rtl w:val="0"/>
          </w:rPr>
          <w:t xml:space="preserve">ами</w:t>
        </w:r>
      </w:ins>
      <w:del w:author="Igor Smurov" w:id="2" w:date="2026-03-16T19:31:59Z">
        <w:r w:rsidDel="00000000" w:rsidR="00000000" w:rsidRPr="00000000">
          <w:rPr>
            <w:sz w:val="21"/>
            <w:szCs w:val="21"/>
            <w:rtl w:val="0"/>
          </w:rPr>
          <w:delText xml:space="preserve">и</w:delText>
        </w:r>
      </w:del>
      <w:r w:rsidDel="00000000" w:rsidR="00000000" w:rsidRPr="00000000">
        <w:rPr>
          <w:sz w:val="21"/>
          <w:szCs w:val="21"/>
          <w:rtl w:val="0"/>
        </w:rPr>
        <w:t xml:space="preserve"> через Благорост. Все участники получают долю в объекте авторских прав пропорционально вкладу и получают возвраты </w:t>
      </w:r>
      <w:ins w:author="Igor Smurov" w:id="3" w:date="2026-03-16T19:32:11Z">
        <w:r w:rsidDel="00000000" w:rsidR="00000000" w:rsidRPr="00000000">
          <w:rPr>
            <w:sz w:val="21"/>
            <w:szCs w:val="21"/>
            <w:rtl w:val="0"/>
          </w:rPr>
          <w:t xml:space="preserve">своих взносов </w:t>
        </w:r>
      </w:ins>
      <w:r w:rsidDel="00000000" w:rsidR="00000000" w:rsidRPr="00000000">
        <w:rPr>
          <w:sz w:val="21"/>
          <w:szCs w:val="21"/>
          <w:rtl w:val="0"/>
        </w:rPr>
        <w:t xml:space="preserve">от</w:t>
      </w:r>
      <w:ins w:author="Igor Smurov" w:id="4" w:date="2026-03-16T19:32:24Z">
        <w:r w:rsidDel="00000000" w:rsidR="00000000" w:rsidRPr="00000000">
          <w:rPr>
            <w:sz w:val="21"/>
            <w:szCs w:val="21"/>
            <w:rtl w:val="0"/>
          </w:rPr>
          <w:t xml:space="preserve"> поступлений</w:t>
        </w:r>
      </w:ins>
      <w:r w:rsidDel="00000000" w:rsidR="00000000" w:rsidRPr="00000000">
        <w:rPr>
          <w:sz w:val="21"/>
          <w:szCs w:val="21"/>
          <w:rtl w:val="0"/>
        </w:rPr>
        <w:t xml:space="preserve"> членских взносов кооперативов-пользователей.</w:t>
      </w:r>
    </w:p>
    <w:p w:rsidR="00000000" w:rsidDel="00000000" w:rsidP="00000000" w:rsidRDefault="00000000" w:rsidRPr="00000000" w14:paraId="00000004">
      <w:pPr>
        <w:shd w:fill="f2efe8" w:val="clear"/>
        <w:spacing w:after="100" w:lineRule="auto"/>
        <w:rPr>
          <w:rFonts w:ascii="JetBrains Mono" w:cs="JetBrains Mono" w:eastAsia="JetBrains Mono" w:hAnsi="JetBrains Mono"/>
          <w:color w:val="0e0d0a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color w:val="0e0d0a"/>
          <w:sz w:val="14"/>
          <w:szCs w:val="14"/>
          <w:rtl w:val="0"/>
        </w:rPr>
        <w:t xml:space="preserve">Кооперативная аренда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efe8" w:val="clear"/>
        <w:spacing w:after="0" w:before="0" w:line="288" w:lineRule="auto"/>
        <w:rPr>
          <w:rFonts w:ascii="Cormorant Garamond" w:cs="Cormorant Garamond" w:eastAsia="Cormorant Garamond" w:hAnsi="Cormorant Garamond"/>
          <w:b w:val="1"/>
          <w:bCs w:val="1"/>
          <w:color w:val="0e0d0a"/>
          <w:sz w:val="30"/>
          <w:szCs w:val="30"/>
        </w:rPr>
      </w:pPr>
      <w:bookmarkStart w:colFirst="0" w:colLast="0" w:name="_5bt4hnbweox1" w:id="1"/>
      <w:bookmarkEnd w:id="1"/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0e0d0a"/>
          <w:sz w:val="30"/>
          <w:szCs w:val="30"/>
          <w:rtl w:val="0"/>
        </w:rPr>
        <w:t xml:space="preserve">Пользование имуществ</w:t>
      </w:r>
      <w:ins w:author="Igor Smurov" w:id="5" w:date="2026-03-16T19:40:00Z">
        <w:r w:rsidDel="00000000" w:rsidR="00000000" w:rsidRPr="00000000">
          <w:rPr>
            <w:rFonts w:ascii="Cormorant Garamond" w:cs="Cormorant Garamond" w:eastAsia="Cormorant Garamond" w:hAnsi="Cormorant Garamond"/>
            <w:b w:val="1"/>
            <w:bCs w:val="1"/>
            <w:color w:val="0e0d0a"/>
            <w:sz w:val="30"/>
            <w:szCs w:val="30"/>
            <w:rtl w:val="0"/>
          </w:rPr>
          <w:t xml:space="preserve">ом</w:t>
        </w:r>
      </w:ins>
      <w:del w:author="Igor Smurov" w:id="5" w:date="2026-03-16T19:40:00Z">
        <w:r w:rsidDel="00000000" w:rsidR="00000000" w:rsidRPr="00000000">
          <w:rPr>
            <w:rFonts w:ascii="Cormorant Garamond" w:cs="Cormorant Garamond" w:eastAsia="Cormorant Garamond" w:hAnsi="Cormorant Garamond"/>
            <w:b w:val="1"/>
            <w:bCs w:val="1"/>
            <w:color w:val="0e0d0a"/>
            <w:sz w:val="30"/>
            <w:szCs w:val="30"/>
            <w:rtl w:val="0"/>
          </w:rPr>
          <w:delText xml:space="preserve">а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efe8" w:val="clear"/>
        <w:spacing w:line="436.8" w:lineRule="auto"/>
        <w:rPr>
          <w:rFonts w:ascii="DM Sans" w:cs="DM Sans" w:eastAsia="DM Sans" w:hAnsi="DM Sans"/>
          <w:color w:val="0e0d0a"/>
        </w:rPr>
      </w:pPr>
      <w:r w:rsidDel="00000000" w:rsidR="00000000" w:rsidRPr="00000000">
        <w:rPr>
          <w:rFonts w:ascii="DM Sans" w:cs="DM Sans" w:eastAsia="DM Sans" w:hAnsi="DM Sans"/>
          <w:color w:val="0e0d0a"/>
          <w:rtl w:val="0"/>
        </w:rPr>
        <w:t xml:space="preserve">Временное использование кооперативного имущества — от инструментов и оборудования до недвижимости. Доступное время использования распределяется по заявкам пайщиков.</w:t>
      </w:r>
    </w:p>
    <w:p w:rsidR="00000000" w:rsidDel="00000000" w:rsidP="00000000" w:rsidRDefault="00000000" w:rsidRPr="00000000" w14:paraId="00000007">
      <w:pPr>
        <w:shd w:fill="f2efe8" w:val="clear"/>
        <w:jc w:val="right"/>
        <w:rPr>
          <w:rFonts w:ascii="JetBrains Mono" w:cs="JetBrains Mono" w:eastAsia="JetBrains Mono" w:hAnsi="JetBrains Mono"/>
          <w:color w:val="0e0d0a"/>
          <w:sz w:val="13"/>
          <w:szCs w:val="13"/>
        </w:rPr>
      </w:pPr>
      <w:r w:rsidDel="00000000" w:rsidR="00000000" w:rsidRPr="00000000">
        <w:rPr>
          <w:rFonts w:ascii="JetBrains Mono" w:cs="JetBrains Mono" w:eastAsia="JetBrains Mono" w:hAnsi="JetBrains Mono"/>
          <w:color w:val="0e0d0a"/>
          <w:sz w:val="13"/>
          <w:szCs w:val="13"/>
          <w:rtl w:val="0"/>
        </w:rPr>
        <w:t xml:space="preserve">В разработке</w:t>
      </w:r>
    </w:p>
    <w:p w:rsidR="00000000" w:rsidDel="00000000" w:rsidP="00000000" w:rsidRDefault="00000000" w:rsidRPr="00000000" w14:paraId="00000008">
      <w:pPr>
        <w:shd w:fill="f2efe8" w:val="clear"/>
        <w:spacing w:after="100" w:lineRule="auto"/>
        <w:rPr>
          <w:rFonts w:ascii="JetBrains Mono" w:cs="JetBrains Mono" w:eastAsia="JetBrains Mono" w:hAnsi="JetBrains Mono"/>
          <w:color w:val="0e0d0a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color w:val="0e0d0a"/>
          <w:sz w:val="14"/>
          <w:szCs w:val="14"/>
          <w:rtl w:val="0"/>
        </w:rPr>
        <w:t xml:space="preserve">Расширение каталога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efe8" w:val="clear"/>
        <w:spacing w:after="0" w:before="0" w:line="288" w:lineRule="auto"/>
        <w:rPr>
          <w:rFonts w:ascii="Cormorant Garamond" w:cs="Cormorant Garamond" w:eastAsia="Cormorant Garamond" w:hAnsi="Cormorant Garamond"/>
          <w:b w:val="1"/>
          <w:bCs w:val="1"/>
          <w:color w:val="0e0d0a"/>
          <w:sz w:val="30"/>
          <w:szCs w:val="30"/>
        </w:rPr>
      </w:pPr>
      <w:bookmarkStart w:colFirst="0" w:colLast="0" w:name="_co5vvm504hlq" w:id="2"/>
      <w:bookmarkEnd w:id="2"/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0e0d0a"/>
          <w:sz w:val="30"/>
          <w:szCs w:val="30"/>
          <w:rtl w:val="0"/>
        </w:rPr>
        <w:t xml:space="preserve">Новые приложения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efe8" w:val="clear"/>
        <w:spacing w:line="436.8" w:lineRule="auto"/>
        <w:rPr>
          <w:rFonts w:ascii="DM Sans" w:cs="DM Sans" w:eastAsia="DM Sans" w:hAnsi="DM Sans"/>
          <w:color w:val="0e0d0a"/>
        </w:rPr>
      </w:pPr>
      <w:r w:rsidDel="00000000" w:rsidR="00000000" w:rsidRPr="00000000">
        <w:rPr>
          <w:rFonts w:ascii="DM Sans" w:cs="DM Sans" w:eastAsia="DM Sans" w:hAnsi="DM Sans"/>
          <w:color w:val="0e0d0a"/>
          <w:rtl w:val="0"/>
        </w:rPr>
        <w:t xml:space="preserve">В каталог добавляются новые приложения. Кооперативы устанавливают их из каталога по мере появления и получа</w:t>
      </w:r>
      <w:ins w:author="Igor Smurov" w:id="6" w:date="2026-03-16T19:40:22Z">
        <w:r w:rsidDel="00000000" w:rsidR="00000000" w:rsidRPr="00000000">
          <w:rPr>
            <w:rFonts w:ascii="DM Sans" w:cs="DM Sans" w:eastAsia="DM Sans" w:hAnsi="DM Sans"/>
            <w:color w:val="0e0d0a"/>
            <w:rtl w:val="0"/>
          </w:rPr>
          <w:t xml:space="preserve">ют</w:t>
        </w:r>
      </w:ins>
      <w:del w:author="Igor Smurov" w:id="6" w:date="2026-03-16T19:40:22Z">
        <w:r w:rsidDel="00000000" w:rsidR="00000000" w:rsidRPr="00000000">
          <w:rPr>
            <w:rFonts w:ascii="DM Sans" w:cs="DM Sans" w:eastAsia="DM Sans" w:hAnsi="DM Sans"/>
            <w:color w:val="0e0d0a"/>
            <w:rtl w:val="0"/>
          </w:rPr>
          <w:delText xml:space="preserve">ть</w:delText>
        </w:r>
      </w:del>
      <w:r w:rsidDel="00000000" w:rsidR="00000000" w:rsidRPr="00000000">
        <w:rPr>
          <w:rFonts w:ascii="DM Sans" w:cs="DM Sans" w:eastAsia="DM Sans" w:hAnsi="DM Sans"/>
          <w:color w:val="0e0d0a"/>
          <w:rtl w:val="0"/>
        </w:rPr>
        <w:t xml:space="preserve"> обновления автоматически.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>
          <w:rFonts w:ascii="JetBrains Mono" w:cs="JetBrains Mono" w:eastAsia="JetBrains Mono" w:hAnsi="JetBrains Mono"/>
          <w:color w:val="0e0d0a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color w:val="0e0d0a"/>
          <w:sz w:val="14"/>
          <w:szCs w:val="14"/>
          <w:rtl w:val="0"/>
        </w:rPr>
        <w:t xml:space="preserve">Поставка-</w:t>
      </w:r>
      <w:ins w:author="Igor Smurov" w:id="7" w:date="2026-03-16T19:41:34Z">
        <w:r w:rsidDel="00000000" w:rsidR="00000000" w:rsidRPr="00000000">
          <w:rPr>
            <w:rFonts w:ascii="JetBrains Mono" w:cs="JetBrains Mono" w:eastAsia="JetBrains Mono" w:hAnsi="JetBrains Mono"/>
            <w:color w:val="0e0d0a"/>
            <w:sz w:val="14"/>
            <w:szCs w:val="14"/>
            <w:rtl w:val="0"/>
            <w:rPrChange w:author="Igor Smurov" w:id="8" w:date="2026-03-16T19:41:34Z">
              <w:rPr>
                <w:rFonts w:ascii="JetBrains Mono" w:cs="JetBrains Mono" w:eastAsia="JetBrains Mono" w:hAnsi="JetBrains Mono"/>
                <w:color w:val="0e0d0a"/>
                <w:sz w:val="14"/>
                <w:szCs w:val="14"/>
              </w:rPr>
            </w:rPrChange>
          </w:rPr>
          <w:t xml:space="preserve">приобретение</w:t>
        </w:r>
      </w:ins>
      <w:del w:author="Igor Smurov" w:id="7" w:date="2026-03-16T19:41:34Z">
        <w:r w:rsidDel="00000000" w:rsidR="00000000" w:rsidRPr="00000000">
          <w:rPr>
            <w:rFonts w:ascii="JetBrains Mono" w:cs="JetBrains Mono" w:eastAsia="JetBrains Mono" w:hAnsi="JetBrains Mono"/>
            <w:color w:val="0e0d0a"/>
            <w:sz w:val="14"/>
            <w:szCs w:val="14"/>
            <w:rtl w:val="0"/>
            <w:rPrChange w:author="Igor Smurov" w:id="8" w:date="2026-03-16T19:41:34Z">
              <w:rPr>
                <w:rFonts w:ascii="JetBrains Mono" w:cs="JetBrains Mono" w:eastAsia="JetBrains Mono" w:hAnsi="JetBrains Mono"/>
                <w:color w:val="0e0d0a"/>
                <w:sz w:val="14"/>
                <w:szCs w:val="14"/>
              </w:rPr>
            </w:rPrChange>
          </w:rPr>
          <w:delText xml:space="preserve">преобретение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rFonts w:ascii="Cormorant Garamond" w:cs="Cormorant Garamond" w:eastAsia="Cormorant Garamond" w:hAnsi="Cormorant Garamond"/>
          <w:b w:val="1"/>
          <w:bCs w:val="1"/>
          <w:color w:val="0e0d0a"/>
          <w:sz w:val="30"/>
          <w:szCs w:val="30"/>
        </w:rPr>
      </w:pPr>
      <w:bookmarkStart w:colFirst="0" w:colLast="0" w:name="_riv9k8ktcu5h" w:id="3"/>
      <w:bookmarkEnd w:id="3"/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0e0d0a"/>
          <w:sz w:val="30"/>
          <w:szCs w:val="30"/>
          <w:rtl w:val="0"/>
        </w:rPr>
        <w:t xml:space="preserve">Стол заказов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36.8" w:lineRule="auto"/>
        <w:rPr>
          <w:rFonts w:ascii="DM Sans" w:cs="DM Sans" w:eastAsia="DM Sans" w:hAnsi="DM Sans"/>
          <w:color w:val="0e0d0a"/>
        </w:rPr>
      </w:pPr>
      <w:r w:rsidDel="00000000" w:rsidR="00000000" w:rsidRPr="00000000">
        <w:rPr>
          <w:rFonts w:ascii="DM Sans" w:cs="DM Sans" w:eastAsia="DM Sans" w:hAnsi="DM Sans"/>
          <w:color w:val="0e0d0a"/>
          <w:rtl w:val="0"/>
        </w:rPr>
        <w:t xml:space="preserve">Кооперативная модель поставки-</w:t>
      </w:r>
      <w:ins w:author="Igor Smurov" w:id="9" w:date="2026-03-16T19:41:38Z">
        <w:r w:rsidDel="00000000" w:rsidR="00000000" w:rsidRPr="00000000">
          <w:rPr>
            <w:rFonts w:ascii="DM Sans" w:cs="DM Sans" w:eastAsia="DM Sans" w:hAnsi="DM Sans"/>
            <w:color w:val="0e0d0a"/>
            <w:rtl w:val="0"/>
            <w:rPrChange w:author="Igor Smurov" w:id="10" w:date="2026-03-16T19:41:38Z">
              <w:rPr>
                <w:rFonts w:ascii="DM Sans" w:cs="DM Sans" w:eastAsia="DM Sans" w:hAnsi="DM Sans"/>
                <w:color w:val="0e0d0a"/>
              </w:rPr>
            </w:rPrChange>
          </w:rPr>
          <w:t xml:space="preserve">приобретения</w:t>
        </w:r>
      </w:ins>
      <w:del w:author="Igor Smurov" w:id="9" w:date="2026-03-16T19:41:38Z">
        <w:r w:rsidDel="00000000" w:rsidR="00000000" w:rsidRPr="00000000">
          <w:rPr>
            <w:rFonts w:ascii="DM Sans" w:cs="DM Sans" w:eastAsia="DM Sans" w:hAnsi="DM Sans"/>
            <w:color w:val="0e0d0a"/>
            <w:rtl w:val="0"/>
            <w:rPrChange w:author="Igor Smurov" w:id="10" w:date="2026-03-16T19:41:38Z">
              <w:rPr>
                <w:rFonts w:ascii="DM Sans" w:cs="DM Sans" w:eastAsia="DM Sans" w:hAnsi="DM Sans"/>
                <w:color w:val="0e0d0a"/>
              </w:rPr>
            </w:rPrChange>
          </w:rPr>
          <w:delText xml:space="preserve">преобретения</w:delText>
        </w:r>
      </w:del>
      <w:r w:rsidDel="00000000" w:rsidR="00000000" w:rsidRPr="00000000">
        <w:rPr>
          <w:rFonts w:ascii="DM Sans" w:cs="DM Sans" w:eastAsia="DM Sans" w:hAnsi="DM Sans"/>
          <w:color w:val="0e0d0a"/>
          <w:rtl w:val="0"/>
        </w:rPr>
        <w:t xml:space="preserve"> имущества. Поставщики размещают предложения, пайщики совершают заказы. Безопасная сделка через смарт-контракт: блокировка средств, приём и выдача по актам, споры и гарантийный возврат.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rmorant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JetBrains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morantGaramond-regular.ttf"/><Relationship Id="rId2" Type="http://schemas.openxmlformats.org/officeDocument/2006/relationships/font" Target="fonts/CormorantGaramond-bold.ttf"/><Relationship Id="rId3" Type="http://schemas.openxmlformats.org/officeDocument/2006/relationships/font" Target="fonts/CormorantGaramond-italic.ttf"/><Relationship Id="rId4" Type="http://schemas.openxmlformats.org/officeDocument/2006/relationships/font" Target="fonts/CormorantGaramond-boldItalic.ttf"/><Relationship Id="rId11" Type="http://schemas.openxmlformats.org/officeDocument/2006/relationships/font" Target="fonts/JetBrainsMono-italic.ttf"/><Relationship Id="rId10" Type="http://schemas.openxmlformats.org/officeDocument/2006/relationships/font" Target="fonts/JetBrainsMono-bold.ttf"/><Relationship Id="rId12" Type="http://schemas.openxmlformats.org/officeDocument/2006/relationships/font" Target="fonts/JetBrainsMono-boldItalic.ttf"/><Relationship Id="rId9" Type="http://schemas.openxmlformats.org/officeDocument/2006/relationships/font" Target="fonts/JetBrainsMono-regular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